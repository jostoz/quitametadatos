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12345678" w14:textId="9ABCDEF0" w:rsidR="00FC693F" w:rsidRDefault="00E618BF">
      <w:pPr>
        <w:ind w:left="720" w:firstLine="0"/>
        <w:pPrChange w:id="103" w:author="Ariadna Martínez" w:date="2026-09-17T19:59:00Z">
          <w:pPr>
            <w:ind w:left="0"/>
          </w:pPr>
        </w:pPrChange>
      </w:pPr>
      <w:commentRangeStart w:id="1"/>
      <w:ins w:id="101" w:author="Ariadna Martínez" w:date="2026-09-17T19:59:00Z">
        <w:r>
          <w:t xml:space="preserve">TEXTO INSERTADO DE PRUEBA. </w:t>
        </w:r>
      </w:ins>
      <w:del w:id="102" w:author="ari martinez" w:date="2026-09-17T20:01:00Z">
        <w:r>
          <w:delText xml:space="preserve">TEXTO BORRADO DE PRUEBA. </w:delText>
        </w:r>
      </w:del>
      <w:r>
        <w:rPr>
          <w:rFonts w:ascii="Arial" w:hAnsi="Arial"/>
          <w:szCs w:val="24"/>
          <w:lang w:val="es-MX"/>
          <w:rPrChange w:id="104" w:author="ari martinez" w:date="2026-09-17T20:01:00Z">
            <w:rPr>
              <w:b/>
            </w:rPr>
          </w:rPrChange>
        </w:rPr>
        <w:t xml:space="preserve">Documento de prueba sintético del limpiador de metadatos. </w:t>
      </w:r>
      <w:commentRangeEnd w:id="1"/>
      <w:r>
        <w:rPr>
          <w:rStyle w:val="CommentReference"/>
        </w:rPr>
        <w:commentReference w:id="1"/>
      </w:r>
    </w:p>
    <w:p>
      <w:r>
        <w:t>Segunda línea para que el paquete tenga más de un párrafo.</w:t>
      </w:r>
    </w:p>
    <w:sectPr>
      <w:pgSz w:w="11906" w:h="16838"/>
      <w:pgMar w:top="1417" w:right="1417" w:bottom="1417" w:left="1417"/>
    </w:sectPr>
  </w:body>
</w:document>
</file>

<file path=word/comments.xml><?xml version="1.0" encoding="utf-8"?>
<w:comments xmlns:w="http://schemas.openxmlformats.org/wordprocessingml/2006/main">
  <w:comment w:id="1" w:author="Ariadna Martínez" w:date="2026-09-17T19:59:00Z" w:initials="AM">
    <w:p>
      <w:r>
        <w:t>Revisar este párrafo antes de presentar.</w:t>
      </w:r>
    </w:p>
  </w:comment>
</w:comments>
</file>

<file path=word/people.xml><?xml version="1.0" encoding="utf-8"?>
<w15:people xmlns:w15="http://schemas.microsoft.com/office/word/2012/wordml">
  <w15:person w15:author="Ariadna Martínez">
    <w15:presenceInfo w15:providerId="Windows Live" w15:userId="bbf90fce0664e5a7"/>
  </w15:person>
  <w15:person w15:author="ari martinez">
    <w15:presenceInfo w15:providerId="Windows Live" w15:userId="04293925dad62832"/>
  </w15:person>
</w15:people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zoom w:percent="100"/>
  <w:proofState w:spelling="clean" w:grammar="clean"/>
  <w:trackRevisions/>
  <w:defaultTabStop w:val="720"/>
  <w:compat>
    <w:compatSetting w:name="compatibilityMode" w:uri="http://schemas.microsoft.com/office/word" w:val="15"/>
  </w:compat>
  <w:rsids>
    <w:rsidRoot w:val="00B47730"/>
    <w:rsid w:val="00FC693F"/>
    <w:rsid w:val="00E618BF"/>
  </w:rsids>
  <w14:docId w14:val="2A1B3C4D"/>
  <w15:docId w15:val="7F1E2D3C-4B5A-6978-8C9D-0E1F2A3B4C5D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rsid w:val="00FC693F"/>
    <w:pPr>
      <w:spacing w:after="120"/>
    </w:p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98" Type="http://schemas.openxmlformats.org/officeDocument/2006/relationships/comments" Target="comments.xml"/><Relationship Id="rId97" Type="http://schemas.microsoft.com/office/2011/relationships/people" Target="peop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Company>Despacho Jurídico X</Company>
  <Manager>Ariadna Martínez</Manager>
  <Application>Microsoft Office Word</Application>
  <Pages>1</Pages>
  <Words>29890</Words>
  <Characters>164400</Characters>
  <Paragraphs>387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Conceptos de violación</dc:title>
  <dc:subject>Demanda de amparo indirecto contra la sentencia dictada en el toca penal 122/2026</dc:subject>
  <dc:creator>Ariadna Betsabé Martínez Andrade</dc:creator>
  <cp:keywords>amparo indirecto, control preventivo, detención</cp:keywords>
  <dc:description>generated by python-docx</dc:description>
  <cp:lastModifiedBy>ari martinez</cp:lastModifiedBy>
  <cp:revision>27</cp:revision>
  <dcterms:created xsi:type="dcterms:W3CDTF">2026-09-18T00:17:00Z</dcterms:created>
  <dcterms:modified xsi:type="dcterms:W3CDTF">2026-09-18T02:16:00Z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uthorEmail">
    <vt:lpwstr>ari@ejemplo.com</vt:lpwstr>
  </property>
  <property fmtid="{D5CDD505-2E9C-101B-9397-08002B2CF9AE}" pid="3" name="Departamento">
    <vt:lpwstr>Jurídico</vt:lpwstr>
  </property>
</Properties>
</file>